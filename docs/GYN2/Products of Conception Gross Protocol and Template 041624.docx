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B506" w14:textId="77777777" w:rsidR="00220326" w:rsidRPr="00484DED" w:rsidRDefault="00220326" w:rsidP="00484DED">
      <w:pPr>
        <w:jc w:val="center"/>
        <w:rPr>
          <w:rFonts w:cstheme="minorHAnsi"/>
          <w:b/>
          <w:sz w:val="40"/>
          <w:szCs w:val="40"/>
        </w:rPr>
      </w:pPr>
      <w:r w:rsidRPr="00484DED">
        <w:rPr>
          <w:rFonts w:cstheme="minorHAnsi"/>
          <w:b/>
          <w:sz w:val="40"/>
          <w:szCs w:val="40"/>
        </w:rPr>
        <w:t>Products of Conception</w:t>
      </w:r>
    </w:p>
    <w:p w14:paraId="0B2284D8" w14:textId="77777777" w:rsidR="00220326" w:rsidRPr="00220326" w:rsidRDefault="00220326" w:rsidP="00220326">
      <w:pPr>
        <w:numPr>
          <w:ilvl w:val="0"/>
          <w:numId w:val="3"/>
        </w:numPr>
        <w:autoSpaceDE w:val="0"/>
        <w:autoSpaceDN w:val="0"/>
        <w:adjustRightInd w:val="0"/>
        <w:spacing w:after="0" w:line="240" w:lineRule="auto"/>
        <w:rPr>
          <w:rFonts w:cstheme="minorHAnsi"/>
        </w:rPr>
      </w:pPr>
      <w:r w:rsidRPr="00220326">
        <w:rPr>
          <w:rFonts w:cstheme="minorHAnsi"/>
        </w:rPr>
        <w:t>Spontaneous abortions (SABs) - including first trimester “losses” (missed abortions, empty sacs, blighted ovum), second trimester miscarriages (incompetent cervix, preterm labor, intrauterine fetal demise).</w:t>
      </w:r>
    </w:p>
    <w:p w14:paraId="464F135B" w14:textId="77777777" w:rsidR="00220326" w:rsidRPr="00220326" w:rsidRDefault="00220326" w:rsidP="00220326">
      <w:pPr>
        <w:numPr>
          <w:ilvl w:val="0"/>
          <w:numId w:val="3"/>
        </w:numPr>
        <w:autoSpaceDE w:val="0"/>
        <w:autoSpaceDN w:val="0"/>
        <w:adjustRightInd w:val="0"/>
        <w:spacing w:after="0" w:line="240" w:lineRule="auto"/>
        <w:rPr>
          <w:rFonts w:cstheme="minorHAnsi"/>
        </w:rPr>
      </w:pPr>
      <w:r w:rsidRPr="00220326">
        <w:rPr>
          <w:rFonts w:cstheme="minorHAnsi"/>
        </w:rPr>
        <w:t>Therapeutic abortions (TABs) - which are induced procedures for a variety of reasons including:</w:t>
      </w:r>
    </w:p>
    <w:p w14:paraId="62A66F6F" w14:textId="77777777" w:rsidR="00220326" w:rsidRPr="00220326" w:rsidRDefault="00220326" w:rsidP="00220326">
      <w:pPr>
        <w:numPr>
          <w:ilvl w:val="1"/>
          <w:numId w:val="3"/>
        </w:numPr>
        <w:autoSpaceDE w:val="0"/>
        <w:autoSpaceDN w:val="0"/>
        <w:adjustRightInd w:val="0"/>
        <w:spacing w:after="0" w:line="240" w:lineRule="auto"/>
        <w:rPr>
          <w:rFonts w:cstheme="minorHAnsi"/>
        </w:rPr>
      </w:pPr>
      <w:r w:rsidRPr="00220326">
        <w:rPr>
          <w:rFonts w:cstheme="minorHAnsi"/>
        </w:rPr>
        <w:t>Social (maternal request for legal termination of pregnancy)</w:t>
      </w:r>
    </w:p>
    <w:p w14:paraId="260DEC50" w14:textId="77777777" w:rsidR="00220326" w:rsidRPr="00220326" w:rsidRDefault="00220326" w:rsidP="00220326">
      <w:pPr>
        <w:numPr>
          <w:ilvl w:val="1"/>
          <w:numId w:val="3"/>
        </w:numPr>
        <w:autoSpaceDE w:val="0"/>
        <w:autoSpaceDN w:val="0"/>
        <w:adjustRightInd w:val="0"/>
        <w:spacing w:after="0" w:line="240" w:lineRule="auto"/>
        <w:rPr>
          <w:rFonts w:cstheme="minorHAnsi"/>
        </w:rPr>
      </w:pPr>
      <w:r w:rsidRPr="00220326">
        <w:rPr>
          <w:rFonts w:cstheme="minorHAnsi"/>
        </w:rPr>
        <w:t>Maternal indications (severe diseases exacerbated by pregnancy)</w:t>
      </w:r>
    </w:p>
    <w:p w14:paraId="7F2F7D9E" w14:textId="77777777" w:rsidR="00220326" w:rsidRPr="00220326" w:rsidRDefault="00220326" w:rsidP="00220326">
      <w:pPr>
        <w:numPr>
          <w:ilvl w:val="1"/>
          <w:numId w:val="3"/>
        </w:numPr>
        <w:autoSpaceDE w:val="0"/>
        <w:autoSpaceDN w:val="0"/>
        <w:adjustRightInd w:val="0"/>
        <w:spacing w:after="0" w:line="240" w:lineRule="auto"/>
        <w:rPr>
          <w:rFonts w:cstheme="minorHAnsi"/>
        </w:rPr>
      </w:pPr>
      <w:r w:rsidRPr="00220326">
        <w:rPr>
          <w:rFonts w:cstheme="minorHAnsi"/>
        </w:rPr>
        <w:t>Fetal indications (structural or chromosomal anomalies)</w:t>
      </w:r>
    </w:p>
    <w:p w14:paraId="5BF31E51" w14:textId="77777777" w:rsidR="00220326" w:rsidRDefault="00220326" w:rsidP="00220326">
      <w:pPr>
        <w:numPr>
          <w:ilvl w:val="0"/>
          <w:numId w:val="3"/>
        </w:numPr>
        <w:autoSpaceDE w:val="0"/>
        <w:autoSpaceDN w:val="0"/>
        <w:adjustRightInd w:val="0"/>
        <w:spacing w:after="0" w:line="240" w:lineRule="auto"/>
        <w:rPr>
          <w:rFonts w:cstheme="minorHAnsi"/>
        </w:rPr>
      </w:pPr>
      <w:r w:rsidRPr="00220326">
        <w:rPr>
          <w:rFonts w:cstheme="minorHAnsi"/>
        </w:rPr>
        <w:t>Rule out ectopic pregnancies - generally a first trimester pregnancy with pain and bleeding and an abnormal rise or fall in the serum bHcg levels.</w:t>
      </w:r>
    </w:p>
    <w:p w14:paraId="18DEF673" w14:textId="77777777" w:rsidR="00220326" w:rsidRPr="00FD3274" w:rsidRDefault="00941259" w:rsidP="00220326">
      <w:pPr>
        <w:pStyle w:val="xxmsolistparagraph"/>
        <w:numPr>
          <w:ilvl w:val="0"/>
          <w:numId w:val="3"/>
        </w:numPr>
        <w:autoSpaceDE w:val="0"/>
        <w:autoSpaceDN w:val="0"/>
        <w:adjustRightInd w:val="0"/>
        <w:rPr>
          <w:rFonts w:cstheme="minorHAnsi"/>
        </w:rPr>
      </w:pPr>
      <w:r w:rsidRPr="00484DED">
        <w:rPr>
          <w:rFonts w:ascii="Calibri" w:hAnsi="Calibri"/>
          <w:color w:val="000000"/>
        </w:rPr>
        <w:t>Indicate in your block summary what percentage of specimen has been submitted (ie The specimen is 40% submitted in (A1-A4), etc)</w:t>
      </w:r>
    </w:p>
    <w:p w14:paraId="3CA15845" w14:textId="442E8FAD" w:rsidR="00FD3274" w:rsidRDefault="00FD3274" w:rsidP="00FD3274">
      <w:pPr>
        <w:pStyle w:val="ListParagraph"/>
        <w:numPr>
          <w:ilvl w:val="0"/>
          <w:numId w:val="3"/>
        </w:numPr>
      </w:pPr>
      <w:r>
        <w:t xml:space="preserve">For fetal remains cases, please do not cut/submit the fetal hearts unless you have evaluated it with an attending/experienced PA first. In an ideal world, please look up if there are expected cardiac anomalies, and if so, call the attending/PA to come gross the heart with you. </w:t>
      </w:r>
      <w:r w:rsidRPr="00FD3274">
        <w:rPr>
          <w:u w:val="single"/>
        </w:rPr>
        <w:t>If you cannot find anything in the chart referencing a suspected cardiac anomaly, p</w:t>
      </w:r>
      <w:ins w:id="0" w:author="Eschen, Catherine" w:date="2024-03-04T11:41:00Z">
        <w:r w:rsidR="007C0A34">
          <w:rPr>
            <w:u w:val="single"/>
          </w:rPr>
          <w:t>l</w:t>
        </w:r>
      </w:ins>
      <w:r w:rsidRPr="00FD3274">
        <w:rPr>
          <w:u w:val="single"/>
        </w:rPr>
        <w:t>ease DO NOT cut/submit the heart at all/no need to call attending; but do continue with grossing the rest of the case as usual.</w:t>
      </w:r>
      <w:r>
        <w:t xml:space="preserve"> We are trying to avoid cutting/submitting a heart from a suspected cardiac anomaly case such that we can then no longer evaluate for that anomaly. </w:t>
      </w:r>
    </w:p>
    <w:p w14:paraId="14C41547" w14:textId="60F895BE" w:rsidR="00F24065" w:rsidRPr="00FD3274" w:rsidRDefault="00F24065" w:rsidP="00FD3274">
      <w:pPr>
        <w:pStyle w:val="ListParagraph"/>
        <w:numPr>
          <w:ilvl w:val="0"/>
          <w:numId w:val="3"/>
        </w:numPr>
      </w:pPr>
      <w:r>
        <w:t>For fetal remains cases, avoid providing excessive/graphic detail in gross descriptions beyond what is suggested in the gross templates below.</w:t>
      </w:r>
      <w:r w:rsidR="00F25172">
        <w:t xml:space="preserve"> For cases in which we are doing an autopsy exam on surgical pathology, you may need to provide external measurements or internal organ weights. Check with your attending for how detailed to be in your exam.</w:t>
      </w:r>
    </w:p>
    <w:p w14:paraId="4170FFD6" w14:textId="77777777" w:rsidR="00484DED" w:rsidRPr="00484DED" w:rsidRDefault="00484DED" w:rsidP="00484DED">
      <w:pPr>
        <w:pStyle w:val="xxmsolistparagraph"/>
        <w:autoSpaceDE w:val="0"/>
        <w:autoSpaceDN w:val="0"/>
        <w:adjustRightInd w:val="0"/>
        <w:ind w:left="720"/>
        <w:rPr>
          <w:rFonts w:cstheme="minorHAnsi"/>
        </w:rPr>
      </w:pPr>
    </w:p>
    <w:p w14:paraId="271393AE" w14:textId="77777777" w:rsidR="00220326" w:rsidRPr="00220326" w:rsidRDefault="00220326" w:rsidP="00220326">
      <w:pPr>
        <w:autoSpaceDE w:val="0"/>
        <w:autoSpaceDN w:val="0"/>
        <w:adjustRightInd w:val="0"/>
        <w:spacing w:after="0" w:line="240" w:lineRule="auto"/>
        <w:ind w:left="360"/>
        <w:rPr>
          <w:rFonts w:cstheme="minorHAnsi"/>
          <w:b/>
          <w:bCs/>
        </w:rPr>
      </w:pPr>
      <w:r w:rsidRPr="00220326">
        <w:rPr>
          <w:rFonts w:cstheme="minorHAnsi"/>
          <w:b/>
          <w:bCs/>
        </w:rPr>
        <w:t>Timetable of Morphogenesis:</w:t>
      </w:r>
    </w:p>
    <w:p w14:paraId="35153302" w14:textId="77777777" w:rsidR="00220326" w:rsidRPr="00220326" w:rsidRDefault="00220326" w:rsidP="00220326">
      <w:pPr>
        <w:autoSpaceDE w:val="0"/>
        <w:autoSpaceDN w:val="0"/>
        <w:adjustRightInd w:val="0"/>
        <w:spacing w:after="0" w:line="240" w:lineRule="auto"/>
        <w:ind w:left="360"/>
        <w:rPr>
          <w:rFonts w:cstheme="minorHAnsi"/>
          <w:bCs/>
          <w:u w:val="single"/>
        </w:rPr>
      </w:pPr>
      <w:r w:rsidRPr="00220326">
        <w:rPr>
          <w:rFonts w:cstheme="minorHAnsi"/>
          <w:bCs/>
          <w:u w:val="single"/>
        </w:rPr>
        <w:t xml:space="preserve">Feature </w:t>
      </w:r>
      <w:r w:rsidRPr="00220326">
        <w:rPr>
          <w:rFonts w:cstheme="minorHAnsi"/>
          <w:bCs/>
          <w:u w:val="single"/>
        </w:rPr>
        <w:tab/>
      </w:r>
      <w:r w:rsidRPr="00220326">
        <w:rPr>
          <w:rFonts w:cstheme="minorHAnsi"/>
          <w:bCs/>
          <w:u w:val="single"/>
        </w:rPr>
        <w:tab/>
      </w:r>
      <w:r w:rsidRPr="00220326">
        <w:rPr>
          <w:rFonts w:cstheme="minorHAnsi"/>
          <w:bCs/>
          <w:u w:val="single"/>
        </w:rPr>
        <w:tab/>
      </w:r>
      <w:r w:rsidRPr="00220326">
        <w:rPr>
          <w:rFonts w:cstheme="minorHAnsi"/>
          <w:bCs/>
          <w:u w:val="single"/>
        </w:rPr>
        <w:tab/>
      </w:r>
      <w:r w:rsidRPr="00220326">
        <w:rPr>
          <w:rFonts w:cstheme="minorHAnsi"/>
          <w:bCs/>
          <w:u w:val="single"/>
        </w:rPr>
        <w:tab/>
      </w:r>
      <w:r w:rsidRPr="00220326">
        <w:rPr>
          <w:rFonts w:cstheme="minorHAnsi"/>
          <w:bCs/>
          <w:u w:val="single"/>
        </w:rPr>
        <w:tab/>
      </w:r>
      <w:r w:rsidRPr="00220326">
        <w:rPr>
          <w:rFonts w:cstheme="minorHAnsi"/>
          <w:bCs/>
          <w:u w:val="single"/>
        </w:rPr>
        <w:tab/>
        <w:t>Gestational Age</w:t>
      </w:r>
    </w:p>
    <w:p w14:paraId="0952A16E"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Upper limb bud </w:t>
      </w:r>
      <w:r w:rsidRPr="00220326">
        <w:rPr>
          <w:rFonts w:cstheme="minorHAnsi"/>
        </w:rPr>
        <w:tab/>
      </w:r>
      <w:r w:rsidRPr="00220326">
        <w:rPr>
          <w:rFonts w:cstheme="minorHAnsi"/>
        </w:rPr>
        <w:tab/>
      </w:r>
      <w:r w:rsidRPr="00220326">
        <w:rPr>
          <w:rFonts w:cstheme="minorHAnsi"/>
        </w:rPr>
        <w:tab/>
      </w:r>
      <w:r w:rsidRPr="00220326">
        <w:rPr>
          <w:rFonts w:cstheme="minorHAnsi"/>
        </w:rPr>
        <w:tab/>
      </w:r>
      <w:r w:rsidRPr="00220326">
        <w:rPr>
          <w:rFonts w:cstheme="minorHAnsi"/>
        </w:rPr>
        <w:tab/>
      </w:r>
      <w:r w:rsidRPr="00220326">
        <w:rPr>
          <w:rFonts w:cstheme="minorHAnsi"/>
        </w:rPr>
        <w:tab/>
        <w:t>Week 6</w:t>
      </w:r>
    </w:p>
    <w:p w14:paraId="4207BA4C"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Paddle-shaped hand; lower limb bud </w:t>
      </w:r>
      <w:r w:rsidRPr="00220326">
        <w:rPr>
          <w:rFonts w:cstheme="minorHAnsi"/>
        </w:rPr>
        <w:tab/>
      </w:r>
      <w:r w:rsidRPr="00220326">
        <w:rPr>
          <w:rFonts w:cstheme="minorHAnsi"/>
        </w:rPr>
        <w:tab/>
      </w:r>
      <w:r w:rsidRPr="00220326">
        <w:rPr>
          <w:rFonts w:cstheme="minorHAnsi"/>
        </w:rPr>
        <w:tab/>
        <w:t>Week 7</w:t>
      </w:r>
    </w:p>
    <w:p w14:paraId="3D82DE6F"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Palate closes </w:t>
      </w:r>
      <w:r w:rsidRPr="00220326">
        <w:rPr>
          <w:rFonts w:cstheme="minorHAnsi"/>
        </w:rPr>
        <w:tab/>
      </w:r>
      <w:r w:rsidRPr="00220326">
        <w:rPr>
          <w:rFonts w:cstheme="minorHAnsi"/>
        </w:rPr>
        <w:tab/>
      </w:r>
      <w:r w:rsidRPr="00220326">
        <w:rPr>
          <w:rFonts w:cstheme="minorHAnsi"/>
        </w:rPr>
        <w:tab/>
      </w:r>
      <w:r w:rsidRPr="00220326">
        <w:rPr>
          <w:rFonts w:cstheme="minorHAnsi"/>
        </w:rPr>
        <w:tab/>
      </w:r>
      <w:r w:rsidRPr="00220326">
        <w:rPr>
          <w:rFonts w:cstheme="minorHAnsi"/>
        </w:rPr>
        <w:tab/>
      </w:r>
      <w:r w:rsidRPr="00220326">
        <w:rPr>
          <w:rFonts w:cstheme="minorHAnsi"/>
        </w:rPr>
        <w:tab/>
        <w:t>Week 7</w:t>
      </w:r>
    </w:p>
    <w:p w14:paraId="609C2695"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Paddle-shaped foot; elbow; retinal pigmentation </w:t>
      </w:r>
      <w:r w:rsidRPr="00220326">
        <w:rPr>
          <w:rFonts w:cstheme="minorHAnsi"/>
        </w:rPr>
        <w:tab/>
      </w:r>
      <w:r w:rsidRPr="00220326">
        <w:rPr>
          <w:rFonts w:cstheme="minorHAnsi"/>
        </w:rPr>
        <w:tab/>
        <w:t>Week 8</w:t>
      </w:r>
    </w:p>
    <w:p w14:paraId="61810F4C"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Gut in cord; eyelid; finger rays </w:t>
      </w:r>
      <w:r w:rsidRPr="00220326">
        <w:rPr>
          <w:rFonts w:cstheme="minorHAnsi"/>
        </w:rPr>
        <w:tab/>
      </w:r>
      <w:r w:rsidRPr="00220326">
        <w:rPr>
          <w:rFonts w:cstheme="minorHAnsi"/>
        </w:rPr>
        <w:tab/>
      </w:r>
      <w:r w:rsidRPr="00220326">
        <w:rPr>
          <w:rFonts w:cstheme="minorHAnsi"/>
        </w:rPr>
        <w:tab/>
      </w:r>
      <w:r w:rsidRPr="00220326">
        <w:rPr>
          <w:rFonts w:cstheme="minorHAnsi"/>
        </w:rPr>
        <w:tab/>
        <w:t>Week 9</w:t>
      </w:r>
    </w:p>
    <w:p w14:paraId="2F34C967"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Fingers; perforate anus; ambiguous external genitalia </w:t>
      </w:r>
      <w:r w:rsidRPr="00220326">
        <w:rPr>
          <w:rFonts w:cstheme="minorHAnsi"/>
        </w:rPr>
        <w:tab/>
        <w:t>Week 10</w:t>
      </w:r>
    </w:p>
    <w:p w14:paraId="171F3263"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Return of intestines to abdomen; eyelids fuse </w:t>
      </w:r>
      <w:r w:rsidRPr="00220326">
        <w:rPr>
          <w:rFonts w:cstheme="minorHAnsi"/>
        </w:rPr>
        <w:tab/>
      </w:r>
      <w:r w:rsidRPr="00220326">
        <w:rPr>
          <w:rFonts w:cstheme="minorHAnsi"/>
        </w:rPr>
        <w:tab/>
        <w:t>Week 10-11</w:t>
      </w:r>
    </w:p>
    <w:p w14:paraId="22DCBBC2" w14:textId="77777777" w:rsidR="00220326" w:rsidRPr="00220326" w:rsidRDefault="00220326" w:rsidP="00220326">
      <w:pPr>
        <w:autoSpaceDE w:val="0"/>
        <w:autoSpaceDN w:val="0"/>
        <w:adjustRightInd w:val="0"/>
        <w:spacing w:after="0" w:line="240" w:lineRule="auto"/>
        <w:ind w:left="360"/>
        <w:rPr>
          <w:rFonts w:cstheme="minorHAnsi"/>
        </w:rPr>
      </w:pPr>
      <w:r w:rsidRPr="00220326">
        <w:rPr>
          <w:rFonts w:cstheme="minorHAnsi"/>
        </w:rPr>
        <w:t xml:space="preserve">Gender unequivocally determinable by external exam </w:t>
      </w:r>
      <w:r w:rsidRPr="00220326">
        <w:rPr>
          <w:rFonts w:cstheme="minorHAnsi"/>
        </w:rPr>
        <w:tab/>
        <w:t>Week 12-13</w:t>
      </w:r>
    </w:p>
    <w:p w14:paraId="091BD95F" w14:textId="5B79106C" w:rsidR="00ED2E3B" w:rsidRDefault="00ED2E3B">
      <w:pPr>
        <w:rPr>
          <w:rFonts w:cstheme="minorHAnsi"/>
        </w:rPr>
      </w:pPr>
      <w:r>
        <w:rPr>
          <w:rFonts w:cstheme="minorHAnsi"/>
        </w:rPr>
        <w:br w:type="page"/>
      </w:r>
    </w:p>
    <w:p w14:paraId="4E77F4DF" w14:textId="77777777" w:rsidR="00220326" w:rsidRDefault="00220326" w:rsidP="00220326">
      <w:pPr>
        <w:autoSpaceDE w:val="0"/>
        <w:autoSpaceDN w:val="0"/>
        <w:adjustRightInd w:val="0"/>
        <w:rPr>
          <w:rFonts w:cstheme="minorHAnsi"/>
        </w:rPr>
      </w:pPr>
    </w:p>
    <w:p w14:paraId="7907AA33" w14:textId="4352DC5A" w:rsidR="00ED2E3B" w:rsidRPr="00ED2E3B" w:rsidRDefault="00ED2E3B" w:rsidP="00220326">
      <w:pPr>
        <w:autoSpaceDE w:val="0"/>
        <w:autoSpaceDN w:val="0"/>
        <w:adjustRightInd w:val="0"/>
        <w:rPr>
          <w:rFonts w:cstheme="minorHAnsi"/>
          <w:b/>
          <w:bCs/>
          <w:u w:val="single"/>
        </w:rPr>
      </w:pPr>
      <w:r w:rsidRPr="00ED2E3B">
        <w:rPr>
          <w:rFonts w:cstheme="minorHAnsi"/>
          <w:b/>
          <w:bCs/>
          <w:u w:val="single"/>
        </w:rPr>
        <w:t>HEADER</w:t>
      </w:r>
    </w:p>
    <w:p w14:paraId="09B1EAC8" w14:textId="20CBE61D" w:rsidR="00ED2E3B" w:rsidRDefault="00ED2E3B" w:rsidP="00220326">
      <w:pPr>
        <w:autoSpaceDE w:val="0"/>
        <w:autoSpaceDN w:val="0"/>
        <w:adjustRightInd w:val="0"/>
        <w:rPr>
          <w:rFonts w:cstheme="minorHAnsi"/>
          <w:b/>
          <w:bCs/>
        </w:rPr>
      </w:pPr>
      <w:r w:rsidRPr="00ED2E3B">
        <w:rPr>
          <w:rFonts w:cstheme="minorHAnsi"/>
          <w:b/>
          <w:bCs/>
        </w:rPr>
        <w:t>Uterine contents, dilation and curettage // evacuation:</w:t>
      </w:r>
    </w:p>
    <w:p w14:paraId="7F6D3F88" w14:textId="7CC12DE0" w:rsidR="00ED2E3B" w:rsidRDefault="00ED2E3B" w:rsidP="00220326">
      <w:pPr>
        <w:autoSpaceDE w:val="0"/>
        <w:autoSpaceDN w:val="0"/>
        <w:adjustRightInd w:val="0"/>
        <w:spacing w:after="0"/>
        <w:rPr>
          <w:rFonts w:cstheme="minorHAnsi"/>
          <w:b/>
        </w:rPr>
      </w:pPr>
      <w:r>
        <w:rPr>
          <w:rFonts w:cstheme="minorHAnsi"/>
          <w:b/>
        </w:rPr>
        <w:t>~~~~~~~~~~~~~~~~~~~~~~~</w:t>
      </w:r>
    </w:p>
    <w:p w14:paraId="1D0E47CA" w14:textId="77777777" w:rsidR="00ED2E3B" w:rsidRDefault="00ED2E3B" w:rsidP="00220326">
      <w:pPr>
        <w:autoSpaceDE w:val="0"/>
        <w:autoSpaceDN w:val="0"/>
        <w:adjustRightInd w:val="0"/>
        <w:spacing w:after="0"/>
        <w:rPr>
          <w:rFonts w:cstheme="minorHAnsi"/>
          <w:b/>
        </w:rPr>
      </w:pPr>
    </w:p>
    <w:p w14:paraId="0C6EC777" w14:textId="6814C242" w:rsidR="00220326" w:rsidRPr="00220326" w:rsidRDefault="00220326" w:rsidP="00220326">
      <w:pPr>
        <w:autoSpaceDE w:val="0"/>
        <w:autoSpaceDN w:val="0"/>
        <w:adjustRightInd w:val="0"/>
        <w:spacing w:after="0"/>
        <w:rPr>
          <w:rFonts w:cstheme="minorHAnsi"/>
          <w:b/>
        </w:rPr>
      </w:pPr>
      <w:r>
        <w:rPr>
          <w:rFonts w:cstheme="minorHAnsi"/>
          <w:b/>
        </w:rPr>
        <w:t xml:space="preserve">Sample Dictations: </w:t>
      </w:r>
    </w:p>
    <w:p w14:paraId="10E6CB51" w14:textId="77777777" w:rsidR="00375CEA" w:rsidRDefault="00220326" w:rsidP="00375CEA">
      <w:pPr>
        <w:autoSpaceDE w:val="0"/>
        <w:autoSpaceDN w:val="0"/>
        <w:adjustRightInd w:val="0"/>
        <w:rPr>
          <w:rFonts w:cstheme="minorHAnsi"/>
          <w:b/>
          <w:u w:val="single"/>
        </w:rPr>
      </w:pPr>
      <w:r w:rsidRPr="00220326">
        <w:rPr>
          <w:rFonts w:cstheme="minorHAnsi"/>
          <w:b/>
          <w:u w:val="single"/>
        </w:rPr>
        <w:t xml:space="preserve">No villi: </w:t>
      </w:r>
    </w:p>
    <w:p w14:paraId="0112A6EA" w14:textId="77777777" w:rsidR="00220326" w:rsidRPr="00375CEA" w:rsidRDefault="00220326" w:rsidP="00375CEA">
      <w:pPr>
        <w:autoSpaceDE w:val="0"/>
        <w:autoSpaceDN w:val="0"/>
        <w:adjustRightInd w:val="0"/>
        <w:rPr>
          <w:rFonts w:cstheme="minorHAnsi"/>
          <w:b/>
          <w:u w:val="single"/>
        </w:rPr>
      </w:pPr>
      <w:r w:rsidRPr="00220326">
        <w:rPr>
          <w:rFonts w:cstheme="minorHAnsi"/>
        </w:rPr>
        <w:t xml:space="preserve">Received in formalin labeled with the patient's name and medical record number and "POC" is __ x __ x __ cm of blood and scant pink/red soft tissue. Villous, membranous, or fetal/embryonic tissue is not identified grossly. The specimen is submitted ENTIRELY in cassettes (A1-A__). </w:t>
      </w:r>
    </w:p>
    <w:p w14:paraId="439A133C" w14:textId="77777777" w:rsidR="00220326" w:rsidRPr="00220326" w:rsidRDefault="00220326" w:rsidP="00220326">
      <w:pPr>
        <w:autoSpaceDE w:val="0"/>
        <w:autoSpaceDN w:val="0"/>
        <w:adjustRightInd w:val="0"/>
        <w:rPr>
          <w:rFonts w:cstheme="minorHAnsi"/>
          <w:i/>
        </w:rPr>
      </w:pPr>
      <w:r w:rsidRPr="00220326">
        <w:rPr>
          <w:rFonts w:cstheme="minorHAnsi"/>
          <w:i/>
        </w:rPr>
        <w:t>(Note- If it's going to take &gt;6 cassettes to submit all the tissue, call your attending)</w:t>
      </w:r>
    </w:p>
    <w:p w14:paraId="08E0AF6E" w14:textId="77777777" w:rsidR="00220326" w:rsidRPr="00220326" w:rsidRDefault="00220326" w:rsidP="00220326">
      <w:pPr>
        <w:autoSpaceDE w:val="0"/>
        <w:autoSpaceDN w:val="0"/>
        <w:adjustRightInd w:val="0"/>
        <w:rPr>
          <w:rFonts w:cstheme="minorHAnsi"/>
          <w:b/>
          <w:u w:val="single"/>
        </w:rPr>
      </w:pPr>
      <w:r w:rsidRPr="00220326">
        <w:rPr>
          <w:rFonts w:cstheme="minorHAnsi"/>
          <w:b/>
          <w:u w:val="single"/>
        </w:rPr>
        <w:t>Villi present / no fetal parts:</w:t>
      </w:r>
    </w:p>
    <w:p w14:paraId="2EB6CA9B" w14:textId="77777777" w:rsidR="00220326" w:rsidRPr="00220326" w:rsidRDefault="00220326" w:rsidP="00220326">
      <w:pPr>
        <w:autoSpaceDE w:val="0"/>
        <w:autoSpaceDN w:val="0"/>
        <w:adjustRightInd w:val="0"/>
        <w:rPr>
          <w:rFonts w:cstheme="minorHAnsi"/>
        </w:rPr>
      </w:pPr>
      <w:r w:rsidRPr="00220326">
        <w:rPr>
          <w:rFonts w:cstheme="minorHAnsi"/>
        </w:rPr>
        <w:t>Received in formalin labeled with the patient's name and medical record number and consists of a soft tissue aggregate measuring __x __x __ cm. Villi are identified grossly and are not hydropic. Pink/tan soft tissue consistent with decidua and blood clot is identified. Representative sections</w:t>
      </w:r>
      <w:r w:rsidR="00941259">
        <w:rPr>
          <w:rFonts w:cstheme="minorHAnsi"/>
        </w:rPr>
        <w:t xml:space="preserve"> (__% of specimen)</w:t>
      </w:r>
      <w:r w:rsidRPr="00220326">
        <w:rPr>
          <w:rFonts w:cstheme="minorHAnsi"/>
        </w:rPr>
        <w:t xml:space="preserve"> are submitted in cassettes (A1-A3)</w:t>
      </w:r>
    </w:p>
    <w:p w14:paraId="35876644" w14:textId="77777777" w:rsidR="00375CEA" w:rsidRDefault="00375CEA" w:rsidP="00220326">
      <w:pPr>
        <w:autoSpaceDE w:val="0"/>
        <w:autoSpaceDN w:val="0"/>
        <w:adjustRightInd w:val="0"/>
        <w:rPr>
          <w:rFonts w:cstheme="minorHAnsi"/>
          <w:b/>
          <w:u w:val="single"/>
        </w:rPr>
      </w:pPr>
    </w:p>
    <w:p w14:paraId="266AFCE5" w14:textId="77777777" w:rsidR="00220326" w:rsidRPr="00220326" w:rsidRDefault="00220326" w:rsidP="00220326">
      <w:pPr>
        <w:autoSpaceDE w:val="0"/>
        <w:autoSpaceDN w:val="0"/>
        <w:adjustRightInd w:val="0"/>
        <w:rPr>
          <w:rFonts w:cstheme="minorHAnsi"/>
          <w:b/>
          <w:u w:val="single"/>
        </w:rPr>
      </w:pPr>
      <w:r w:rsidRPr="00220326">
        <w:rPr>
          <w:rFonts w:cstheme="minorHAnsi"/>
          <w:b/>
          <w:u w:val="single"/>
        </w:rPr>
        <w:t>Fetal parts present (Fragmented):</w:t>
      </w:r>
      <w:r w:rsidR="007F746D" w:rsidRPr="007F746D">
        <w:rPr>
          <w:rFonts w:cstheme="minorHAnsi"/>
          <w:i/>
        </w:rPr>
        <w:t xml:space="preserve"> </w:t>
      </w:r>
      <w:r w:rsidR="007F746D" w:rsidRPr="00947BC0">
        <w:rPr>
          <w:rFonts w:cstheme="minorHAnsi"/>
          <w:i/>
        </w:rPr>
        <w:t>Please do not</w:t>
      </w:r>
      <w:r w:rsidR="007F746D">
        <w:rPr>
          <w:rFonts w:cstheme="minorHAnsi"/>
          <w:i/>
        </w:rPr>
        <w:t xml:space="preserve"> provide excessive additional/</w:t>
      </w:r>
      <w:r w:rsidR="007F746D" w:rsidRPr="00947BC0">
        <w:rPr>
          <w:rFonts w:cstheme="minorHAnsi"/>
          <w:i/>
        </w:rPr>
        <w:t xml:space="preserve">graphic detail about fetal parts unless </w:t>
      </w:r>
      <w:r w:rsidR="007F746D">
        <w:rPr>
          <w:rFonts w:cstheme="minorHAnsi"/>
          <w:i/>
        </w:rPr>
        <w:t xml:space="preserve">specifically indicated for </w:t>
      </w:r>
      <w:r w:rsidR="007F746D" w:rsidRPr="00947BC0">
        <w:rPr>
          <w:rFonts w:cstheme="minorHAnsi"/>
          <w:i/>
        </w:rPr>
        <w:t>the case</w:t>
      </w:r>
      <w:r w:rsidR="007F746D">
        <w:rPr>
          <w:rFonts w:cstheme="minorHAnsi"/>
        </w:rPr>
        <w:t>.</w:t>
      </w:r>
    </w:p>
    <w:p w14:paraId="7174ADE3" w14:textId="50E23BC2" w:rsidR="00220326" w:rsidRDefault="00220326" w:rsidP="00220326">
      <w:pPr>
        <w:rPr>
          <w:rFonts w:cstheme="minorHAnsi"/>
        </w:rPr>
      </w:pPr>
      <w:r w:rsidRPr="00220326">
        <w:rPr>
          <w:rFonts w:cstheme="minorHAnsi"/>
        </w:rPr>
        <w:t>Received in formalin labeled with the patient's name and medical record number and consists of</w:t>
      </w:r>
      <w:ins w:id="1" w:author="Berning, Amber" w:date="2024-04-16T10:36:00Z">
        <w:r w:rsidR="00F25172">
          <w:rPr>
            <w:rFonts w:cstheme="minorHAnsi"/>
          </w:rPr>
          <w:t xml:space="preserve"> </w:t>
        </w:r>
      </w:ins>
      <w:r w:rsidRPr="00220326">
        <w:rPr>
          <w:rFonts w:cstheme="minorHAnsi"/>
        </w:rPr>
        <w:t>fet</w:t>
      </w:r>
      <w:r w:rsidR="00994144">
        <w:rPr>
          <w:rFonts w:cstheme="minorHAnsi"/>
        </w:rPr>
        <w:t>al</w:t>
      </w:r>
      <w:r w:rsidRPr="00220326">
        <w:rPr>
          <w:rFonts w:cstheme="minorHAnsi"/>
        </w:rPr>
        <w:t xml:space="preserve"> and placenta</w:t>
      </w:r>
      <w:r w:rsidR="00994144">
        <w:rPr>
          <w:rFonts w:cstheme="minorHAnsi"/>
        </w:rPr>
        <w:t>l tissue</w:t>
      </w:r>
      <w:r w:rsidRPr="00220326">
        <w:rPr>
          <w:rFonts w:cstheme="minorHAnsi"/>
        </w:rPr>
        <w:t xml:space="preserve"> measuring in aggregate __ x __ x __ cm.  Two upper extremities are present; the hands each contain __ digits with nails and normal palmar creases. There is no poly or syndactyly. Two lower extremities are present; the feet contain __ digits each without poly or syndactyly.</w:t>
      </w:r>
      <w:r w:rsidR="007F746D">
        <w:rPr>
          <w:rFonts w:cstheme="minorHAnsi"/>
        </w:rPr>
        <w:t xml:space="preserve"> </w:t>
      </w:r>
      <w:r w:rsidRPr="00220326">
        <w:rPr>
          <w:rFonts w:cstheme="minorHAnsi"/>
        </w:rPr>
        <w:t>The foot length is __ cm.  Villous and membranous tissues are identified and are not hydropic. There is a __ cm portion of a three vessel umbilical cord present. Various other pink/tan soft tissues are present consistent with decidua.  Representative sections</w:t>
      </w:r>
      <w:r w:rsidR="00941259">
        <w:rPr>
          <w:rFonts w:cstheme="minorHAnsi"/>
        </w:rPr>
        <w:t xml:space="preserve"> (__% of specimen)</w:t>
      </w:r>
      <w:r w:rsidRPr="00220326">
        <w:rPr>
          <w:rFonts w:cstheme="minorHAnsi"/>
        </w:rPr>
        <w:t xml:space="preserve"> are submitted in cassettes (A1-A_). </w:t>
      </w:r>
    </w:p>
    <w:p w14:paraId="243FCF5C" w14:textId="77777777" w:rsidR="00CD147E" w:rsidRPr="00220326" w:rsidRDefault="00CD147E" w:rsidP="00CD147E">
      <w:pPr>
        <w:autoSpaceDE w:val="0"/>
        <w:autoSpaceDN w:val="0"/>
        <w:adjustRightInd w:val="0"/>
        <w:rPr>
          <w:rFonts w:cstheme="minorHAnsi"/>
          <w:b/>
          <w:u w:val="single"/>
        </w:rPr>
      </w:pPr>
      <w:r w:rsidRPr="00220326">
        <w:rPr>
          <w:rFonts w:cstheme="minorHAnsi"/>
          <w:b/>
          <w:u w:val="single"/>
        </w:rPr>
        <w:t>Fetal parts present (Intact)</w:t>
      </w:r>
      <w:r>
        <w:rPr>
          <w:rFonts w:cstheme="minorHAnsi"/>
          <w:b/>
          <w:u w:val="single"/>
        </w:rPr>
        <w:t xml:space="preserve"> (cases for which the patient/clinician do NOT desire extensive detail)</w:t>
      </w:r>
      <w:r w:rsidRPr="00220326">
        <w:rPr>
          <w:rFonts w:cstheme="minorHAnsi"/>
          <w:b/>
          <w:u w:val="single"/>
        </w:rPr>
        <w:t>:</w:t>
      </w:r>
    </w:p>
    <w:p w14:paraId="3F02B37F" w14:textId="77777777" w:rsidR="00CD147E" w:rsidRPr="00220326" w:rsidRDefault="00B9343C" w:rsidP="00220326">
      <w:pPr>
        <w:rPr>
          <w:rFonts w:cstheme="minorHAnsi"/>
        </w:rPr>
      </w:pPr>
      <w:r w:rsidRPr="00220326">
        <w:rPr>
          <w:rFonts w:cstheme="minorHAnsi"/>
        </w:rPr>
        <w:t xml:space="preserve">Received in formalin labeled with the patient's name and medical record number and consists of a phenotypically ____ fetus weighing ___ grams. The umbilical cord is separate from the fragmented placenta and measures __ cm.  The umbilical cord has three vessels and </w:t>
      </w:r>
      <w:r>
        <w:rPr>
          <w:rFonts w:cstheme="minorHAnsi"/>
        </w:rPr>
        <w:t>is</w:t>
      </w:r>
      <w:r w:rsidRPr="00220326">
        <w:rPr>
          <w:rFonts w:cstheme="minorHAnsi"/>
        </w:rPr>
        <w:t xml:space="preserve"> normal. The fragmented immature placental tissue measures in aggregate __ x __ x __ cm and is grossly unremarkable.  The fetus is grossly unremarkable</w:t>
      </w:r>
      <w:r>
        <w:rPr>
          <w:rFonts w:cstheme="minorHAnsi"/>
        </w:rPr>
        <w:t xml:space="preserve"> with a foot length of ___cm.</w:t>
      </w:r>
    </w:p>
    <w:p w14:paraId="65ACD604" w14:textId="77777777" w:rsidR="00220326" w:rsidRPr="00220326" w:rsidRDefault="00220326" w:rsidP="00220326">
      <w:pPr>
        <w:autoSpaceDE w:val="0"/>
        <w:autoSpaceDN w:val="0"/>
        <w:adjustRightInd w:val="0"/>
        <w:rPr>
          <w:rFonts w:cstheme="minorHAnsi"/>
          <w:b/>
          <w:u w:val="single"/>
        </w:rPr>
      </w:pPr>
      <w:r w:rsidRPr="00220326">
        <w:rPr>
          <w:rFonts w:cstheme="minorHAnsi"/>
          <w:b/>
          <w:u w:val="single"/>
        </w:rPr>
        <w:lastRenderedPageBreak/>
        <w:t>Fetal parts present (Intact)</w:t>
      </w:r>
      <w:r w:rsidR="00CD147E">
        <w:rPr>
          <w:rFonts w:cstheme="minorHAnsi"/>
          <w:b/>
          <w:u w:val="single"/>
        </w:rPr>
        <w:t xml:space="preserve"> (pseudo-Autopsy style, cases for which the patient/clinician seemingly desire extensive detail)</w:t>
      </w:r>
      <w:r w:rsidRPr="00220326">
        <w:rPr>
          <w:rFonts w:cstheme="minorHAnsi"/>
          <w:b/>
          <w:u w:val="single"/>
        </w:rPr>
        <w:t>:</w:t>
      </w:r>
    </w:p>
    <w:p w14:paraId="329B5136" w14:textId="77777777" w:rsidR="00220326" w:rsidRPr="00220326" w:rsidRDefault="00220326" w:rsidP="00220326">
      <w:pPr>
        <w:autoSpaceDE w:val="0"/>
        <w:autoSpaceDN w:val="0"/>
        <w:adjustRightInd w:val="0"/>
        <w:rPr>
          <w:rFonts w:cstheme="minorHAnsi"/>
        </w:rPr>
      </w:pPr>
      <w:r w:rsidRPr="00220326">
        <w:rPr>
          <w:rFonts w:cstheme="minorHAnsi"/>
        </w:rPr>
        <w:t xml:space="preserve">Received in formalin labeled with the patient's name and medical record number and consists of a phenotypically ____ fetus weighing ___ grams. The umbilical cord is separate from the fragmented placenta and measures __ cm.  The umbilical cord has three vessels and appears dusky but otherwise normal. The fragmented immature placental tissue measures in aggregate __ x __ x __ cm and is grossly unremarkable.  The fetus is grossly unremarkable, however the skin has been focally macerated and is easily sloughed off. The head is well formed with minimal procedural artifact. The eyes are closed and the palpebrae are fused, the mouth is normal and has a fused palate. The neck is normal without nuchal thickening. Two nipple buds are present and the trunk is grossly unremarkable.  The external genitalia are ___ and appear normal. The anus is patent. The vertebral column is intact. The extremities are well formed with five digits on each hand and foot and with no abnormal creases or contractures and a foot length of __ cm.  Opening the thorax and abdomen reveals normal situs: the heart points to the left, the left lung has two lobes, the right lung has three lobes, the liver is in the right upper quadrant of the abdomen, the spleen and stomach are in the left upper abdominal quadrant, the appendix is in the right side of the abdomen.  The thymus is mediastinal. There are no fluid collections.  The GI tract is normally rotated without atresias or strictures. There is a gallbladder on the right side of the liver. There are two retroperitoneal kidneys normally lobulated and two adrenal glands.  The internal genitalia are normal ____.  </w:t>
      </w:r>
    </w:p>
    <w:p w14:paraId="0B8764D4" w14:textId="77777777" w:rsidR="00220326" w:rsidRPr="00220326" w:rsidRDefault="00220326" w:rsidP="00220326">
      <w:pPr>
        <w:autoSpaceDE w:val="0"/>
        <w:autoSpaceDN w:val="0"/>
        <w:adjustRightInd w:val="0"/>
        <w:spacing w:after="0" w:line="240" w:lineRule="auto"/>
        <w:rPr>
          <w:rFonts w:cstheme="minorHAnsi"/>
        </w:rPr>
      </w:pPr>
      <w:r w:rsidRPr="00220326">
        <w:rPr>
          <w:rFonts w:cstheme="minorHAnsi"/>
        </w:rPr>
        <w:t>Representative sections are submitted as follows:</w:t>
      </w:r>
    </w:p>
    <w:p w14:paraId="6433D52E" w14:textId="77777777" w:rsidR="00220326" w:rsidRPr="00220326" w:rsidRDefault="00220326" w:rsidP="00220326">
      <w:pPr>
        <w:spacing w:after="0" w:line="240" w:lineRule="auto"/>
        <w:rPr>
          <w:rFonts w:cstheme="minorHAnsi"/>
        </w:rPr>
      </w:pPr>
      <w:r w:rsidRPr="00220326">
        <w:rPr>
          <w:rFonts w:cstheme="minorHAnsi"/>
        </w:rPr>
        <w:t>(A1-A2) Placental tissue and umbilical cord</w:t>
      </w:r>
    </w:p>
    <w:p w14:paraId="33864072" w14:textId="77777777" w:rsidR="00220326" w:rsidRPr="00220326" w:rsidRDefault="00220326" w:rsidP="00220326">
      <w:pPr>
        <w:spacing w:after="0" w:line="240" w:lineRule="auto"/>
        <w:rPr>
          <w:rFonts w:cstheme="minorHAnsi"/>
        </w:rPr>
      </w:pPr>
      <w:r w:rsidRPr="00220326">
        <w:rPr>
          <w:rFonts w:cstheme="minorHAnsi"/>
        </w:rPr>
        <w:t>(A3-A5) Fetal tissue</w:t>
      </w:r>
    </w:p>
    <w:p w14:paraId="40631D1F" w14:textId="7DB20904" w:rsidR="00220326" w:rsidRDefault="00220326" w:rsidP="00220326">
      <w:pPr>
        <w:spacing w:after="0" w:line="240" w:lineRule="auto"/>
        <w:rPr>
          <w:rFonts w:cstheme="minorHAnsi"/>
          <w:i/>
        </w:rPr>
      </w:pPr>
      <w:r w:rsidRPr="00220326">
        <w:rPr>
          <w:rFonts w:cstheme="minorHAnsi"/>
          <w:i/>
        </w:rPr>
        <w:t>(Note- if the procedure was done for a fetal anomaly, also give organ weights for lungs, heart, liver, kidneys)</w:t>
      </w:r>
    </w:p>
    <w:p w14:paraId="3210DE35" w14:textId="3BBE10A0" w:rsidR="00B47613" w:rsidRDefault="00B47613" w:rsidP="00220326">
      <w:pPr>
        <w:spacing w:after="0" w:line="240" w:lineRule="auto"/>
        <w:rPr>
          <w:rFonts w:cstheme="minorHAnsi"/>
          <w:i/>
        </w:rPr>
      </w:pPr>
    </w:p>
    <w:p w14:paraId="0590A970" w14:textId="6362CA2E" w:rsidR="00B47613" w:rsidRPr="007A7A00" w:rsidRDefault="00B47613" w:rsidP="00220326">
      <w:pPr>
        <w:spacing w:after="0" w:line="240" w:lineRule="auto"/>
        <w:rPr>
          <w:rFonts w:cstheme="minorHAnsi"/>
          <w:b/>
          <w:u w:val="single"/>
        </w:rPr>
      </w:pPr>
      <w:r w:rsidRPr="007A7A00">
        <w:rPr>
          <w:rFonts w:cstheme="minorHAnsi"/>
          <w:b/>
          <w:u w:val="single"/>
        </w:rPr>
        <w:t>Ectopic pregnancies:</w:t>
      </w:r>
    </w:p>
    <w:p w14:paraId="1352AFBA" w14:textId="77777777" w:rsidR="007A7A00" w:rsidRDefault="007A7A00" w:rsidP="00220326">
      <w:pPr>
        <w:spacing w:after="0" w:line="240" w:lineRule="auto"/>
        <w:rPr>
          <w:rFonts w:cstheme="minorHAnsi"/>
        </w:rPr>
      </w:pPr>
    </w:p>
    <w:p w14:paraId="5FF3215F" w14:textId="22D9A9C5" w:rsidR="00B47613" w:rsidRDefault="00B47613" w:rsidP="00220326">
      <w:pPr>
        <w:spacing w:after="0" w:line="240" w:lineRule="auto"/>
        <w:rPr>
          <w:rFonts w:cstheme="minorHAnsi"/>
        </w:rPr>
      </w:pPr>
      <w:r>
        <w:rPr>
          <w:rFonts w:cstheme="minorHAnsi"/>
        </w:rPr>
        <w:t xml:space="preserve">Submit all of the ectopic portions (hemorrhagic portions) and entire fimbriated ends, take pics. </w:t>
      </w:r>
    </w:p>
    <w:p w14:paraId="1794D462" w14:textId="753E6EAA" w:rsidR="00B47613" w:rsidRDefault="00B47613" w:rsidP="00220326">
      <w:pPr>
        <w:spacing w:after="0" w:line="240" w:lineRule="auto"/>
        <w:rPr>
          <w:rFonts w:cstheme="minorHAnsi"/>
        </w:rPr>
      </w:pPr>
    </w:p>
    <w:p w14:paraId="77287461" w14:textId="65967E72" w:rsidR="00B47613" w:rsidRDefault="00B47613" w:rsidP="00220326">
      <w:pPr>
        <w:spacing w:after="0" w:line="240" w:lineRule="auto"/>
        <w:rPr>
          <w:rFonts w:cstheme="minorHAnsi"/>
        </w:rPr>
      </w:pPr>
      <w:r>
        <w:rPr>
          <w:rFonts w:cstheme="minorHAnsi"/>
        </w:rPr>
        <w:t>Sample dictiation:</w:t>
      </w:r>
    </w:p>
    <w:p w14:paraId="597DB8D9" w14:textId="0B6C0815" w:rsidR="00B47613" w:rsidRDefault="00773E82" w:rsidP="00220326">
      <w:pPr>
        <w:spacing w:after="0" w:line="240" w:lineRule="auto"/>
        <w:rPr>
          <w:rFonts w:cstheme="minorHAnsi"/>
        </w:rPr>
      </w:pPr>
      <w:r w:rsidRPr="00773E82">
        <w:rPr>
          <w:rFonts w:cstheme="minorHAnsi"/>
        </w:rPr>
        <w:t>Received in formalin labeled “</w:t>
      </w:r>
      <w:r>
        <w:rPr>
          <w:rFonts w:cstheme="minorHAnsi"/>
        </w:rPr>
        <w:t>name</w:t>
      </w:r>
      <w:r w:rsidRPr="00773E82">
        <w:rPr>
          <w:rFonts w:cstheme="minorHAnsi"/>
        </w:rPr>
        <w:t>/</w:t>
      </w:r>
      <w:r>
        <w:rPr>
          <w:rFonts w:cstheme="minorHAnsi"/>
        </w:rPr>
        <w:t>mrn</w:t>
      </w:r>
      <w:r w:rsidRPr="00773E82">
        <w:rPr>
          <w:rFonts w:cstheme="minorHAnsi"/>
        </w:rPr>
        <w:t xml:space="preserve">/right tube and ectopic pregnancy” is a fallopian tube with an entire fimbriated end that </w:t>
      </w:r>
      <w:r>
        <w:rPr>
          <w:rFonts w:cstheme="minorHAnsi"/>
        </w:rPr>
        <w:t>xxx</w:t>
      </w:r>
      <w:r w:rsidRPr="00773E82">
        <w:rPr>
          <w:rFonts w:cstheme="minorHAnsi"/>
        </w:rPr>
        <w:t xml:space="preserve"> cm in length. It averages in diameter from </w:t>
      </w:r>
      <w:r>
        <w:rPr>
          <w:rFonts w:cstheme="minorHAnsi"/>
        </w:rPr>
        <w:t>xx</w:t>
      </w:r>
      <w:r w:rsidRPr="00773E82">
        <w:rPr>
          <w:rFonts w:cstheme="minorHAnsi"/>
        </w:rPr>
        <w:t xml:space="preserve"> cm up to </w:t>
      </w:r>
      <w:r>
        <w:rPr>
          <w:rFonts w:cstheme="minorHAnsi"/>
        </w:rPr>
        <w:t>xx</w:t>
      </w:r>
      <w:r w:rsidRPr="00773E82">
        <w:rPr>
          <w:rFonts w:cstheme="minorHAnsi"/>
        </w:rPr>
        <w:t xml:space="preserve"> cm and has a tortuous and dilated appearance at the distal two-thirds of the tube. The cut surfaces demonstrate a dilated lumen with hemorrhagic, brown-red material that courses through the area of the tortuous tube (approximately 2.0-2.5 cm in length). The fallopian tube lumen appears to be dilated up </w:t>
      </w:r>
      <w:r>
        <w:rPr>
          <w:rFonts w:cstheme="minorHAnsi"/>
        </w:rPr>
        <w:t>to xx</w:t>
      </w:r>
      <w:r w:rsidRPr="00773E82">
        <w:rPr>
          <w:rFonts w:cstheme="minorHAnsi"/>
        </w:rPr>
        <w:t xml:space="preserve"> cm at its greatest point</w:t>
      </w:r>
      <w:r w:rsidR="00A56C17">
        <w:rPr>
          <w:rFonts w:cstheme="minorHAnsi"/>
        </w:rPr>
        <w:t>, with no areas of rupture noted</w:t>
      </w:r>
      <w:r w:rsidRPr="00773E82">
        <w:rPr>
          <w:rFonts w:cstheme="minorHAnsi"/>
        </w:rPr>
        <w:t>. No paratubal cysts are present. Gross photographs are obtained. The fallopian tube is submitted sequentially and entirely in cassettes (A1-A6), with (A1-A3, to include the hemorrhagic portions and A6, to include entire fimbriated end).  JB/wd</w:t>
      </w:r>
      <w:r w:rsidR="00D867DC">
        <w:rPr>
          <w:rFonts w:cstheme="minorHAnsi"/>
        </w:rPr>
        <w:t xml:space="preserve"> </w:t>
      </w:r>
    </w:p>
    <w:p w14:paraId="1E5A841D" w14:textId="77777777" w:rsidR="00D867DC" w:rsidRDefault="00D867DC" w:rsidP="00220326">
      <w:pPr>
        <w:spacing w:after="0" w:line="240" w:lineRule="auto"/>
        <w:rPr>
          <w:rFonts w:cstheme="minorHAnsi"/>
        </w:rPr>
      </w:pPr>
    </w:p>
    <w:p w14:paraId="1D7ADA08" w14:textId="14895BF2" w:rsidR="00D867DC" w:rsidRPr="00D867DC" w:rsidRDefault="00D867DC" w:rsidP="00220326">
      <w:pPr>
        <w:spacing w:after="0" w:line="240" w:lineRule="auto"/>
        <w:rPr>
          <w:rFonts w:cstheme="minorHAnsi"/>
        </w:rPr>
      </w:pPr>
      <w:r w:rsidRPr="00D867DC">
        <w:rPr>
          <w:rFonts w:cstheme="minorHAnsi"/>
        </w:rPr>
        <w:t xml:space="preserve">Received in formalin, labeled </w:t>
      </w:r>
      <w:r w:rsidRPr="00773E82">
        <w:rPr>
          <w:rFonts w:cstheme="minorHAnsi"/>
        </w:rPr>
        <w:t>“</w:t>
      </w:r>
      <w:r>
        <w:rPr>
          <w:rFonts w:cstheme="minorHAnsi"/>
        </w:rPr>
        <w:t>name</w:t>
      </w:r>
      <w:r w:rsidRPr="00773E82">
        <w:rPr>
          <w:rFonts w:cstheme="minorHAnsi"/>
        </w:rPr>
        <w:t>/</w:t>
      </w:r>
      <w:r>
        <w:rPr>
          <w:rFonts w:cstheme="minorHAnsi"/>
        </w:rPr>
        <w:t>mrn</w:t>
      </w:r>
      <w:r w:rsidRPr="00773E82">
        <w:rPr>
          <w:rFonts w:cstheme="minorHAnsi"/>
        </w:rPr>
        <w:t>/right tube and ectopic pregnancy”</w:t>
      </w:r>
      <w:r w:rsidRPr="00D867DC">
        <w:rPr>
          <w:rFonts w:cstheme="minorHAnsi"/>
        </w:rPr>
        <w:t xml:space="preserve"> is a fallopian tube with an intact fimbriated end measuring [xx] cm in length and [xx]–[xx] cm in diameter. The distal [two-thirds] of the tube are tortuous and dilated. Sectioning reveals a lumen dilated up to [xx] cm, containing hemorrhagic brown-red material extending through an area of dilatation measuring [xx] cm in length. </w:t>
      </w:r>
      <w:r w:rsidRPr="00D867DC">
        <w:rPr>
          <w:rFonts w:cstheme="minorHAnsi"/>
        </w:rPr>
        <w:lastRenderedPageBreak/>
        <w:t xml:space="preserve">No areas of rupture are identified, and no paratubal cysts are present. Gross photographs are obtained. The specimen is submitted sequentially and entirely in cassettes </w:t>
      </w:r>
      <w:r>
        <w:rPr>
          <w:rFonts w:cstheme="minorHAnsi"/>
        </w:rPr>
        <w:t>[A1-</w:t>
      </w:r>
      <w:r w:rsidR="00C75653">
        <w:rPr>
          <w:rFonts w:cstheme="minorHAnsi"/>
        </w:rPr>
        <w:t>xx]</w:t>
      </w:r>
      <w:r w:rsidRPr="00D867DC">
        <w:rPr>
          <w:rFonts w:cstheme="minorHAnsi"/>
        </w:rPr>
        <w:t xml:space="preserve">, with </w:t>
      </w:r>
      <w:r w:rsidR="00C75653">
        <w:rPr>
          <w:rFonts w:cstheme="minorHAnsi"/>
        </w:rPr>
        <w:t xml:space="preserve">[xx] </w:t>
      </w:r>
      <w:r w:rsidRPr="00D867DC">
        <w:rPr>
          <w:rFonts w:cstheme="minorHAnsi"/>
        </w:rPr>
        <w:t xml:space="preserve">including the hemorrhagic portion and </w:t>
      </w:r>
      <w:r w:rsidR="00C75653">
        <w:rPr>
          <w:rFonts w:cstheme="minorHAnsi"/>
        </w:rPr>
        <w:t>[xx]</w:t>
      </w:r>
      <w:r w:rsidRPr="00D867DC">
        <w:rPr>
          <w:rFonts w:cstheme="minorHAnsi"/>
        </w:rPr>
        <w:t xml:space="preserve"> containing the complete fimbriated end. </w:t>
      </w:r>
    </w:p>
    <w:p w14:paraId="35610195" w14:textId="77777777" w:rsidR="003A3E00" w:rsidRDefault="003A3E00" w:rsidP="003A3E00">
      <w:pPr>
        <w:pStyle w:val="Title"/>
        <w:rPr>
          <w:rFonts w:asciiTheme="minorHAnsi" w:hAnsiTheme="minorHAnsi" w:cstheme="minorHAnsi"/>
          <w:color w:val="808080" w:themeColor="background1" w:themeShade="80"/>
          <w:sz w:val="22"/>
          <w:szCs w:val="22"/>
          <w:u w:val="none"/>
        </w:rPr>
      </w:pPr>
    </w:p>
    <w:p w14:paraId="65868A5E" w14:textId="77777777" w:rsidR="002C0F54" w:rsidRDefault="002C0F54" w:rsidP="003A3E00">
      <w:pPr>
        <w:pStyle w:val="Title"/>
        <w:rPr>
          <w:rFonts w:asciiTheme="minorHAnsi" w:hAnsiTheme="minorHAnsi" w:cstheme="minorHAnsi"/>
          <w:color w:val="808080" w:themeColor="background1" w:themeShade="80"/>
          <w:sz w:val="22"/>
          <w:szCs w:val="22"/>
          <w:u w:val="none"/>
        </w:rPr>
      </w:pPr>
    </w:p>
    <w:p w14:paraId="75771ECC" w14:textId="77777777" w:rsidR="002C0F54" w:rsidRDefault="002C0F54" w:rsidP="003A3E00">
      <w:pPr>
        <w:pStyle w:val="Title"/>
        <w:rPr>
          <w:rFonts w:asciiTheme="minorHAnsi" w:hAnsiTheme="minorHAnsi" w:cstheme="minorHAnsi"/>
          <w:color w:val="808080" w:themeColor="background1" w:themeShade="80"/>
          <w:sz w:val="22"/>
          <w:szCs w:val="22"/>
          <w:u w:val="none"/>
        </w:rPr>
      </w:pPr>
    </w:p>
    <w:p w14:paraId="75E57277" w14:textId="77777777" w:rsidR="002C0F54" w:rsidRPr="002C0F54" w:rsidRDefault="002C0F54" w:rsidP="002C0F54">
      <w:pPr>
        <w:tabs>
          <w:tab w:val="left" w:pos="360"/>
          <w:tab w:val="left" w:pos="720"/>
          <w:tab w:val="left" w:pos="1080"/>
          <w:tab w:val="left" w:pos="1440"/>
          <w:tab w:val="left" w:pos="1800"/>
          <w:tab w:val="left" w:pos="2160"/>
        </w:tabs>
        <w:spacing w:after="0" w:line="240" w:lineRule="auto"/>
        <w:ind w:left="720" w:hanging="720"/>
        <w:rPr>
          <w:bCs/>
          <w:sz w:val="24"/>
          <w:szCs w:val="24"/>
        </w:rPr>
      </w:pPr>
      <w:r w:rsidRPr="002C0F54">
        <w:rPr>
          <w:bCs/>
          <w:sz w:val="24"/>
          <w:szCs w:val="24"/>
        </w:rPr>
        <w:t>REFERENCES:</w:t>
      </w:r>
    </w:p>
    <w:p w14:paraId="7E6530E5" w14:textId="77777777" w:rsidR="002C0F54" w:rsidRPr="002C0F54" w:rsidRDefault="002C0F54" w:rsidP="002C0F54">
      <w:pPr>
        <w:tabs>
          <w:tab w:val="left" w:pos="360"/>
          <w:tab w:val="left" w:pos="720"/>
          <w:tab w:val="left" w:pos="1080"/>
          <w:tab w:val="left" w:pos="1440"/>
          <w:tab w:val="left" w:pos="1800"/>
          <w:tab w:val="left" w:pos="2160"/>
        </w:tabs>
        <w:spacing w:after="0" w:line="240" w:lineRule="auto"/>
        <w:ind w:left="720" w:hanging="720"/>
        <w:rPr>
          <w:sz w:val="24"/>
          <w:szCs w:val="24"/>
        </w:rPr>
      </w:pPr>
      <w:r w:rsidRPr="002C0F54">
        <w:rPr>
          <w:sz w:val="24"/>
          <w:szCs w:val="24"/>
        </w:rPr>
        <w:t xml:space="preserve">Lester, Susan. </w:t>
      </w:r>
      <w:r w:rsidRPr="002C0F54">
        <w:rPr>
          <w:sz w:val="24"/>
          <w:szCs w:val="24"/>
          <w:u w:val="single"/>
        </w:rPr>
        <w:t>Manual of Surgical Pathology;</w:t>
      </w:r>
      <w:r w:rsidRPr="002C0F54">
        <w:rPr>
          <w:sz w:val="24"/>
          <w:szCs w:val="24"/>
        </w:rPr>
        <w:t xml:space="preserve"> 2</w:t>
      </w:r>
      <w:r w:rsidRPr="002C0F54">
        <w:rPr>
          <w:sz w:val="24"/>
          <w:szCs w:val="24"/>
          <w:vertAlign w:val="superscript"/>
        </w:rPr>
        <w:t>nd</w:t>
      </w:r>
      <w:r w:rsidRPr="002C0F54">
        <w:rPr>
          <w:sz w:val="24"/>
          <w:szCs w:val="24"/>
        </w:rPr>
        <w:t xml:space="preserve"> Ed. Churchill Livingstone, 2005.</w:t>
      </w:r>
    </w:p>
    <w:p w14:paraId="0B11B02A" w14:textId="77777777" w:rsidR="002C0F54" w:rsidRPr="002C0F54" w:rsidRDefault="002C0F54" w:rsidP="002C0F54">
      <w:pPr>
        <w:tabs>
          <w:tab w:val="left" w:pos="360"/>
          <w:tab w:val="left" w:pos="720"/>
          <w:tab w:val="left" w:pos="1080"/>
          <w:tab w:val="left" w:pos="1800"/>
          <w:tab w:val="left" w:pos="2160"/>
        </w:tabs>
        <w:spacing w:after="0" w:line="240" w:lineRule="auto"/>
        <w:ind w:left="360" w:hanging="360"/>
        <w:rPr>
          <w:sz w:val="24"/>
          <w:szCs w:val="24"/>
        </w:rPr>
      </w:pPr>
      <w:r w:rsidRPr="002C0F54">
        <w:rPr>
          <w:sz w:val="24"/>
          <w:szCs w:val="24"/>
        </w:rPr>
        <w:t xml:space="preserve">Rosai, Juan. </w:t>
      </w:r>
      <w:r w:rsidRPr="002C0F54">
        <w:rPr>
          <w:sz w:val="24"/>
          <w:szCs w:val="24"/>
          <w:u w:val="single"/>
        </w:rPr>
        <w:t>Rosai and Ackerman’s Surgical Pathology</w:t>
      </w:r>
      <w:r w:rsidRPr="002C0F54">
        <w:rPr>
          <w:sz w:val="24"/>
          <w:szCs w:val="24"/>
        </w:rPr>
        <w:t>; 9</w:t>
      </w:r>
      <w:r w:rsidRPr="002C0F54">
        <w:rPr>
          <w:sz w:val="24"/>
          <w:szCs w:val="24"/>
          <w:vertAlign w:val="superscript"/>
        </w:rPr>
        <w:t>th</w:t>
      </w:r>
      <w:r w:rsidRPr="002C0F54">
        <w:rPr>
          <w:sz w:val="24"/>
          <w:szCs w:val="24"/>
        </w:rPr>
        <w:t xml:space="preserve"> Ed. C.V. Mosby Company. 2004.</w:t>
      </w:r>
    </w:p>
    <w:p w14:paraId="409FEF2F" w14:textId="77777777" w:rsidR="002C0F54" w:rsidRPr="00220326" w:rsidRDefault="002C0F54" w:rsidP="00484DED">
      <w:pPr>
        <w:pStyle w:val="Title"/>
        <w:jc w:val="left"/>
        <w:rPr>
          <w:rFonts w:asciiTheme="minorHAnsi" w:hAnsiTheme="minorHAnsi" w:cstheme="minorHAnsi"/>
          <w:color w:val="808080" w:themeColor="background1" w:themeShade="80"/>
          <w:sz w:val="22"/>
          <w:szCs w:val="22"/>
          <w:u w:val="none"/>
        </w:rPr>
      </w:pPr>
      <w:r w:rsidRPr="002C0F54">
        <w:rPr>
          <w:b w:val="0"/>
          <w:sz w:val="24"/>
        </w:rPr>
        <w:t>Robboy, Stanley.  Pathology of the Female Reproductive Tract; 2</w:t>
      </w:r>
      <w:r w:rsidRPr="002C0F54">
        <w:rPr>
          <w:b w:val="0"/>
          <w:sz w:val="24"/>
          <w:vertAlign w:val="superscript"/>
        </w:rPr>
        <w:t>nd</w:t>
      </w:r>
      <w:r w:rsidRPr="002C0F54">
        <w:rPr>
          <w:b w:val="0"/>
          <w:sz w:val="24"/>
        </w:rPr>
        <w:t xml:space="preserve"> Ed. Churchill Livingstone, 2009.</w:t>
      </w:r>
    </w:p>
    <w:sectPr w:rsidR="002C0F54" w:rsidRPr="00220326"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D45E" w14:textId="77777777" w:rsidR="00907F50" w:rsidRDefault="00907F50" w:rsidP="00F1690E">
      <w:pPr>
        <w:spacing w:after="0" w:line="240" w:lineRule="auto"/>
      </w:pPr>
      <w:r>
        <w:separator/>
      </w:r>
    </w:p>
  </w:endnote>
  <w:endnote w:type="continuationSeparator" w:id="0">
    <w:p w14:paraId="34305154" w14:textId="77777777" w:rsidR="00907F50" w:rsidRDefault="00907F50"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A67D" w14:textId="77777777" w:rsidR="00907F50" w:rsidRDefault="00907F50" w:rsidP="00F1690E">
      <w:pPr>
        <w:spacing w:after="0" w:line="240" w:lineRule="auto"/>
      </w:pPr>
      <w:r>
        <w:separator/>
      </w:r>
    </w:p>
  </w:footnote>
  <w:footnote w:type="continuationSeparator" w:id="0">
    <w:p w14:paraId="56EB9A7D" w14:textId="77777777" w:rsidR="00907F50" w:rsidRDefault="00907F50"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DF06D" w14:textId="77777777" w:rsidR="00F1690E" w:rsidRDefault="00F1690E">
    <w:pPr>
      <w:pStyle w:val="Header"/>
    </w:pPr>
    <w:r>
      <w:rPr>
        <w:noProof/>
      </w:rPr>
      <w:drawing>
        <wp:inline distT="0" distB="0" distL="0" distR="0" wp14:anchorId="711ADA58" wp14:editId="2E3742ED">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E3C6A"/>
    <w:multiLevelType w:val="hybridMultilevel"/>
    <w:tmpl w:val="9EF220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96024261">
    <w:abstractNumId w:val="1"/>
  </w:num>
  <w:num w:numId="2" w16cid:durableId="280844656">
    <w:abstractNumId w:val="0"/>
  </w:num>
  <w:num w:numId="3" w16cid:durableId="8958250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chen, Catherine">
    <w15:presenceInfo w15:providerId="AD" w15:userId="S::catherine.eschen@cuanschutz.edu::8fdd6c1a-5eec-4689-bed8-f6630e3b6978"/>
  </w15:person>
  <w15:person w15:author="Berning, Amber">
    <w15:presenceInfo w15:providerId="AD" w15:userId="S-1-5-21-3931225680-1871015619-2963001510-1490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0E"/>
    <w:rsid w:val="00202A0B"/>
    <w:rsid w:val="00220326"/>
    <w:rsid w:val="002C0F54"/>
    <w:rsid w:val="002F2FFD"/>
    <w:rsid w:val="00317430"/>
    <w:rsid w:val="003709E2"/>
    <w:rsid w:val="00375CEA"/>
    <w:rsid w:val="003A3E00"/>
    <w:rsid w:val="00451AD3"/>
    <w:rsid w:val="00461442"/>
    <w:rsid w:val="00484DED"/>
    <w:rsid w:val="0061740B"/>
    <w:rsid w:val="007239D8"/>
    <w:rsid w:val="00745358"/>
    <w:rsid w:val="00773E82"/>
    <w:rsid w:val="00776803"/>
    <w:rsid w:val="007A7A00"/>
    <w:rsid w:val="007C0A34"/>
    <w:rsid w:val="007F746D"/>
    <w:rsid w:val="008826DB"/>
    <w:rsid w:val="008D7493"/>
    <w:rsid w:val="00907F50"/>
    <w:rsid w:val="00941259"/>
    <w:rsid w:val="00964536"/>
    <w:rsid w:val="00994144"/>
    <w:rsid w:val="00A56C17"/>
    <w:rsid w:val="00AD3179"/>
    <w:rsid w:val="00B47613"/>
    <w:rsid w:val="00B54876"/>
    <w:rsid w:val="00B9343C"/>
    <w:rsid w:val="00C0565C"/>
    <w:rsid w:val="00C1779D"/>
    <w:rsid w:val="00C75653"/>
    <w:rsid w:val="00CD147E"/>
    <w:rsid w:val="00D179D3"/>
    <w:rsid w:val="00D867DC"/>
    <w:rsid w:val="00EC7927"/>
    <w:rsid w:val="00ED2E3B"/>
    <w:rsid w:val="00F1690E"/>
    <w:rsid w:val="00F24065"/>
    <w:rsid w:val="00F25172"/>
    <w:rsid w:val="00F77CC4"/>
    <w:rsid w:val="00FA175D"/>
    <w:rsid w:val="00FB24C0"/>
    <w:rsid w:val="00FD3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7976B5AF"/>
  <w15:docId w15:val="{9A1CF9DA-F50D-4882-B333-A58FD537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 w:type="paragraph" w:customStyle="1" w:styleId="xxmsolistparagraph">
    <w:name w:val="x_x_msolistparagraph"/>
    <w:basedOn w:val="Normal"/>
    <w:rsid w:val="00941259"/>
    <w:pPr>
      <w:spacing w:after="0" w:line="240" w:lineRule="auto"/>
    </w:pPr>
    <w:rPr>
      <w:rFonts w:ascii="Times New Roman" w:hAnsi="Times New Roman" w:cs="Times New Roman"/>
      <w:sz w:val="24"/>
      <w:szCs w:val="24"/>
    </w:rPr>
  </w:style>
  <w:style w:type="paragraph" w:styleId="Revision">
    <w:name w:val="Revision"/>
    <w:hidden/>
    <w:uiPriority w:val="99"/>
    <w:semiHidden/>
    <w:rsid w:val="007C0A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4254">
      <w:bodyDiv w:val="1"/>
      <w:marLeft w:val="0"/>
      <w:marRight w:val="0"/>
      <w:marTop w:val="0"/>
      <w:marBottom w:val="0"/>
      <w:divBdr>
        <w:top w:val="none" w:sz="0" w:space="0" w:color="auto"/>
        <w:left w:val="none" w:sz="0" w:space="0" w:color="auto"/>
        <w:bottom w:val="none" w:sz="0" w:space="0" w:color="auto"/>
        <w:right w:val="none" w:sz="0" w:space="0" w:color="auto"/>
      </w:divBdr>
    </w:div>
    <w:div w:id="990644559">
      <w:bodyDiv w:val="1"/>
      <w:marLeft w:val="0"/>
      <w:marRight w:val="0"/>
      <w:marTop w:val="0"/>
      <w:marBottom w:val="0"/>
      <w:divBdr>
        <w:top w:val="none" w:sz="0" w:space="0" w:color="auto"/>
        <w:left w:val="none" w:sz="0" w:space="0" w:color="auto"/>
        <w:bottom w:val="none" w:sz="0" w:space="0" w:color="auto"/>
        <w:right w:val="none" w:sz="0" w:space="0" w:color="auto"/>
      </w:divBdr>
    </w:div>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1318</Words>
  <Characters>7094</Characters>
  <Application>Microsoft Office Word</Application>
  <DocSecurity>0</DocSecurity>
  <Lines>124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Baron, James</cp:lastModifiedBy>
  <cp:revision>9</cp:revision>
  <cp:lastPrinted>2019-05-21T21:55:00Z</cp:lastPrinted>
  <dcterms:created xsi:type="dcterms:W3CDTF">2024-04-16T16:38:00Z</dcterms:created>
  <dcterms:modified xsi:type="dcterms:W3CDTF">2025-11-18T17:22:00Z</dcterms:modified>
</cp:coreProperties>
</file>